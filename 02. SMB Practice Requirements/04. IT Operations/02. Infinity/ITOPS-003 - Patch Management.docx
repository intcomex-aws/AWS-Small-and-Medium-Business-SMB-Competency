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299F8" w14:textId="5BE998CA" w:rsidR="00D228D8" w:rsidRPr="00C92371" w:rsidRDefault="003D5F2C" w:rsidP="00214D65">
      <w:pPr>
        <w:jc w:val="both"/>
        <w:rPr>
          <w:rFonts w:ascii="Arial" w:eastAsia="Times New Roman" w:hAnsi="Arial" w:cs="Arial"/>
          <w:sz w:val="20"/>
          <w:szCs w:val="20"/>
          <w:lang w:eastAsia="es-GT"/>
        </w:rPr>
      </w:pPr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ITOPS-00</w:t>
      </w:r>
      <w:r w:rsidR="00D80CF3" w:rsidRPr="00C92371">
        <w:rPr>
          <w:rFonts w:ascii="Arial" w:hAnsi="Arial" w:cs="Arial"/>
          <w:b/>
          <w:bCs/>
          <w:sz w:val="20"/>
          <w:szCs w:val="20"/>
          <w:lang w:eastAsia="es-GT"/>
        </w:rPr>
        <w:t>3</w:t>
      </w:r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 xml:space="preserve"> </w:t>
      </w:r>
      <w:r w:rsidR="00D80CF3" w:rsidRPr="00C92371">
        <w:rPr>
          <w:rFonts w:ascii="Arial" w:hAnsi="Arial" w:cs="Arial"/>
          <w:b/>
          <w:bCs/>
          <w:sz w:val="20"/>
          <w:szCs w:val="20"/>
          <w:lang w:eastAsia="es-GT"/>
        </w:rPr>
        <w:t>–</w:t>
      </w:r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 xml:space="preserve"> </w:t>
      </w:r>
      <w:proofErr w:type="spellStart"/>
      <w:r w:rsidR="00D80CF3" w:rsidRPr="00C92371">
        <w:rPr>
          <w:rFonts w:ascii="Arial" w:hAnsi="Arial" w:cs="Arial"/>
          <w:b/>
          <w:bCs/>
          <w:sz w:val="20"/>
          <w:szCs w:val="20"/>
          <w:lang w:eastAsia="es-GT"/>
        </w:rPr>
        <w:t>Patch</w:t>
      </w:r>
      <w:proofErr w:type="spellEnd"/>
      <w:r w:rsidR="00D80CF3" w:rsidRPr="00C92371">
        <w:rPr>
          <w:rFonts w:ascii="Arial" w:hAnsi="Arial" w:cs="Arial"/>
          <w:b/>
          <w:bCs/>
          <w:sz w:val="20"/>
          <w:szCs w:val="20"/>
          <w:lang w:eastAsia="es-GT"/>
        </w:rPr>
        <w:t xml:space="preserve"> Management</w:t>
      </w:r>
      <w:r w:rsidR="00D80CF3" w:rsidRPr="00C92371">
        <w:rPr>
          <w:rFonts w:ascii="Arial" w:eastAsia="Times New Roman" w:hAnsi="Arial" w:cs="Arial"/>
          <w:sz w:val="20"/>
          <w:szCs w:val="20"/>
          <w:lang w:eastAsia="es-GT"/>
        </w:rPr>
        <w:t xml:space="preserve"> </w:t>
      </w:r>
      <w:r w:rsidR="00B47287">
        <w:rPr>
          <w:rFonts w:ascii="Arial" w:eastAsia="Times New Roman" w:hAnsi="Arial" w:cs="Arial"/>
          <w:sz w:val="20"/>
          <w:szCs w:val="20"/>
          <w:lang w:eastAsia="es-GT"/>
        </w:rPr>
        <w:pict w14:anchorId="459F208B">
          <v:rect id="_x0000_i1025" style="width:0;height:1.5pt" o:hralign="center" o:bullet="t" o:hrstd="t" o:hr="t" fillcolor="#a0a0a0" stroked="f"/>
        </w:pict>
      </w:r>
    </w:p>
    <w:p w14:paraId="76B642A7" w14:textId="77777777" w:rsidR="00C92371" w:rsidRPr="00C92371" w:rsidRDefault="00C92371" w:rsidP="00C92371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92371">
        <w:rPr>
          <w:rFonts w:ascii="Arial" w:hAnsi="Arial" w:cs="Arial"/>
          <w:sz w:val="20"/>
          <w:szCs w:val="20"/>
        </w:rPr>
        <w:t>The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vulnerability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patch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scanners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were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configured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C92371">
        <w:rPr>
          <w:rFonts w:ascii="Arial" w:hAnsi="Arial" w:cs="Arial"/>
          <w:sz w:val="20"/>
          <w:szCs w:val="20"/>
        </w:rPr>
        <w:t>the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infrastructure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using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the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AWS </w:t>
      </w:r>
      <w:proofErr w:type="spellStart"/>
      <w:r w:rsidRPr="00C92371">
        <w:rPr>
          <w:rFonts w:ascii="Arial" w:hAnsi="Arial" w:cs="Arial"/>
          <w:sz w:val="20"/>
          <w:szCs w:val="20"/>
        </w:rPr>
        <w:t>System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Manager module and </w:t>
      </w:r>
      <w:proofErr w:type="spellStart"/>
      <w:r w:rsidRPr="00C92371">
        <w:rPr>
          <w:rFonts w:ascii="Arial" w:hAnsi="Arial" w:cs="Arial"/>
          <w:sz w:val="20"/>
          <w:szCs w:val="20"/>
        </w:rPr>
        <w:t>its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Patch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Manager </w:t>
      </w:r>
      <w:proofErr w:type="spellStart"/>
      <w:r w:rsidRPr="00C92371">
        <w:rPr>
          <w:rFonts w:ascii="Arial" w:hAnsi="Arial" w:cs="Arial"/>
          <w:sz w:val="20"/>
          <w:szCs w:val="20"/>
        </w:rPr>
        <w:t>component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C92371">
        <w:rPr>
          <w:rFonts w:ascii="Arial" w:hAnsi="Arial" w:cs="Arial"/>
          <w:sz w:val="20"/>
          <w:szCs w:val="20"/>
        </w:rPr>
        <w:t>Reviewing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the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Compliance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Report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for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that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purpose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C92371">
        <w:rPr>
          <w:rFonts w:ascii="Arial" w:hAnsi="Arial" w:cs="Arial"/>
          <w:sz w:val="20"/>
          <w:szCs w:val="20"/>
        </w:rPr>
        <w:t>For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operational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reasons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C92371">
        <w:rPr>
          <w:rFonts w:ascii="Arial" w:hAnsi="Arial" w:cs="Arial"/>
          <w:sz w:val="20"/>
          <w:szCs w:val="20"/>
        </w:rPr>
        <w:t>to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avoid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installing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an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update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that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could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affect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operational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continuity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92371">
        <w:rPr>
          <w:rFonts w:ascii="Arial" w:hAnsi="Arial" w:cs="Arial"/>
          <w:sz w:val="20"/>
          <w:szCs w:val="20"/>
        </w:rPr>
        <w:t>only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the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option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of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patch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scan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C92371">
        <w:rPr>
          <w:rFonts w:ascii="Arial" w:hAnsi="Arial" w:cs="Arial"/>
          <w:sz w:val="20"/>
          <w:szCs w:val="20"/>
        </w:rPr>
        <w:t>evaluation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of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the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same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was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configured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92371">
        <w:rPr>
          <w:rFonts w:ascii="Arial" w:hAnsi="Arial" w:cs="Arial"/>
          <w:sz w:val="20"/>
          <w:szCs w:val="20"/>
        </w:rPr>
        <w:t>to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proceed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manually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to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its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installation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. </w:t>
      </w:r>
    </w:p>
    <w:p w14:paraId="4928078A" w14:textId="77777777" w:rsidR="00C92371" w:rsidRPr="00C92371" w:rsidRDefault="00C92371" w:rsidP="00C92371">
      <w:pPr>
        <w:jc w:val="both"/>
        <w:rPr>
          <w:rFonts w:ascii="Arial" w:hAnsi="Arial" w:cs="Arial"/>
          <w:sz w:val="20"/>
          <w:szCs w:val="20"/>
        </w:rPr>
      </w:pPr>
    </w:p>
    <w:p w14:paraId="1FB6112D" w14:textId="77777777" w:rsidR="00C92371" w:rsidRPr="00C92371" w:rsidRDefault="00C92371" w:rsidP="00C92371">
      <w:pPr>
        <w:jc w:val="both"/>
        <w:rPr>
          <w:ins w:id="0" w:author="Julio Roberto Diaz Coronado" w:date="2025-02-19T11:48:00Z" w16du:dateUtc="2025-02-19T17:48:00Z"/>
          <w:rFonts w:ascii="Arial" w:hAnsi="Arial" w:cs="Arial"/>
          <w:sz w:val="20"/>
          <w:szCs w:val="20"/>
          <w:lang w:val="es-VE"/>
        </w:rPr>
      </w:pPr>
      <w:proofErr w:type="spellStart"/>
      <w:r w:rsidRPr="00C92371">
        <w:rPr>
          <w:rFonts w:ascii="Arial" w:hAnsi="Arial" w:cs="Arial"/>
          <w:sz w:val="20"/>
          <w:szCs w:val="20"/>
        </w:rPr>
        <w:t>Patch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Management:</w:t>
      </w:r>
    </w:p>
    <w:p w14:paraId="26BDAF3C" w14:textId="77777777" w:rsidR="00C92371" w:rsidRPr="00C92371" w:rsidRDefault="00C92371" w:rsidP="00C92371">
      <w:pPr>
        <w:pStyle w:val="Ttulo3"/>
        <w:jc w:val="both"/>
        <w:rPr>
          <w:rFonts w:ascii="Arial" w:hAnsi="Arial" w:cs="Arial"/>
          <w:sz w:val="20"/>
          <w:szCs w:val="20"/>
        </w:rPr>
      </w:pPr>
      <w:r w:rsidRPr="00C9237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7AA267C" wp14:editId="35934B6C">
            <wp:extent cx="5943600" cy="2108835"/>
            <wp:effectExtent l="0" t="0" r="0" b="5715"/>
            <wp:docPr id="1016163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35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A00" w14:textId="77777777" w:rsidR="00C92371" w:rsidRDefault="00C92371" w:rsidP="00C92371">
      <w:pPr>
        <w:pStyle w:val="Ttulo3"/>
        <w:jc w:val="both"/>
        <w:rPr>
          <w:rFonts w:ascii="Arial" w:hAnsi="Arial" w:cs="Arial"/>
          <w:sz w:val="20"/>
          <w:szCs w:val="20"/>
        </w:rPr>
      </w:pPr>
      <w:r w:rsidRPr="00C9237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EC1490C" wp14:editId="081C30E6">
            <wp:extent cx="5943600" cy="2751827"/>
            <wp:effectExtent l="0" t="0" r="0" b="0"/>
            <wp:docPr id="117227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8928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23785"/>
                    <a:stretch/>
                  </pic:blipFill>
                  <pic:spPr bwMode="auto">
                    <a:xfrm>
                      <a:off x="0" y="0"/>
                      <a:ext cx="5943600" cy="275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4D771" w14:textId="77777777" w:rsidR="005105BD" w:rsidRPr="005105BD" w:rsidRDefault="005105BD" w:rsidP="005105BD"/>
    <w:p w14:paraId="57D298BE" w14:textId="453A96B3" w:rsidR="008B08DD" w:rsidRDefault="008B08DD" w:rsidP="008B08DD">
      <w:r w:rsidRPr="00925505">
        <w:rPr>
          <w:noProof/>
        </w:rPr>
        <w:lastRenderedPageBreak/>
        <w:drawing>
          <wp:inline distT="0" distB="0" distL="0" distR="0" wp14:anchorId="73B43D85" wp14:editId="75C7A575">
            <wp:extent cx="5612130" cy="2039793"/>
            <wp:effectExtent l="0" t="0" r="7620" b="0"/>
            <wp:docPr id="47458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86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798C" w14:textId="7C23DEAD" w:rsidR="005105BD" w:rsidRPr="008B08DD" w:rsidRDefault="005105BD" w:rsidP="008B08DD">
      <w:r w:rsidRPr="00925505">
        <w:rPr>
          <w:noProof/>
        </w:rPr>
        <w:drawing>
          <wp:inline distT="0" distB="0" distL="0" distR="0" wp14:anchorId="0722857E" wp14:editId="7D876878">
            <wp:extent cx="5612130" cy="2521261"/>
            <wp:effectExtent l="0" t="0" r="7620" b="0"/>
            <wp:docPr id="1360740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09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9D99" w14:textId="77777777" w:rsidR="00C92371" w:rsidRPr="00C92371" w:rsidRDefault="00C92371" w:rsidP="00C92371">
      <w:pPr>
        <w:jc w:val="both"/>
        <w:rPr>
          <w:rFonts w:ascii="Arial" w:hAnsi="Arial" w:cs="Arial"/>
          <w:sz w:val="20"/>
          <w:szCs w:val="20"/>
        </w:rPr>
      </w:pPr>
    </w:p>
    <w:p w14:paraId="652144EC" w14:textId="77777777" w:rsidR="00C92371" w:rsidRPr="00C92371" w:rsidRDefault="00C92371" w:rsidP="00C92371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92371">
        <w:rPr>
          <w:rFonts w:ascii="Arial" w:hAnsi="Arial" w:cs="Arial"/>
          <w:sz w:val="20"/>
          <w:szCs w:val="20"/>
        </w:rPr>
        <w:t>Vulnerability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Scan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</w:rPr>
        <w:t>with</w:t>
      </w:r>
      <w:proofErr w:type="spellEnd"/>
      <w:r w:rsidRPr="00C92371">
        <w:rPr>
          <w:rFonts w:ascii="Arial" w:hAnsi="Arial" w:cs="Arial"/>
          <w:sz w:val="20"/>
          <w:szCs w:val="20"/>
        </w:rPr>
        <w:t xml:space="preserve"> Amazon Inspector:</w:t>
      </w:r>
    </w:p>
    <w:p w14:paraId="485DF5C3" w14:textId="77777777" w:rsidR="00C92371" w:rsidRPr="00C92371" w:rsidRDefault="00C92371" w:rsidP="00C92371">
      <w:pPr>
        <w:jc w:val="both"/>
        <w:rPr>
          <w:rFonts w:ascii="Arial" w:hAnsi="Arial" w:cs="Arial"/>
          <w:sz w:val="20"/>
          <w:szCs w:val="20"/>
        </w:rPr>
      </w:pPr>
      <w:r w:rsidRPr="00C9237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8C8B72" wp14:editId="76CE6E7A">
            <wp:extent cx="5943600" cy="1737995"/>
            <wp:effectExtent l="0" t="0" r="0" b="0"/>
            <wp:docPr id="1358212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24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A921" w14:textId="77777777" w:rsidR="00E73A65" w:rsidRPr="00C92371" w:rsidRDefault="00E73A65" w:rsidP="00E73A65">
      <w:pPr>
        <w:rPr>
          <w:rFonts w:ascii="Arial" w:hAnsi="Arial" w:cs="Arial"/>
          <w:sz w:val="20"/>
          <w:szCs w:val="20"/>
          <w:lang w:eastAsia="es-GT"/>
        </w:rPr>
      </w:pPr>
    </w:p>
    <w:p w14:paraId="7DDD6704" w14:textId="77777777" w:rsidR="00E73A65" w:rsidRDefault="00E73A65" w:rsidP="00E73A65">
      <w:pPr>
        <w:rPr>
          <w:rFonts w:ascii="Arial" w:hAnsi="Arial" w:cs="Arial"/>
          <w:sz w:val="20"/>
          <w:szCs w:val="20"/>
          <w:lang w:eastAsia="es-GT"/>
        </w:rPr>
      </w:pPr>
    </w:p>
    <w:p w14:paraId="088DEA98" w14:textId="77777777" w:rsidR="005105BD" w:rsidRDefault="005105BD" w:rsidP="00E73A65">
      <w:pPr>
        <w:rPr>
          <w:rFonts w:ascii="Arial" w:hAnsi="Arial" w:cs="Arial"/>
          <w:sz w:val="20"/>
          <w:szCs w:val="20"/>
          <w:lang w:eastAsia="es-GT"/>
        </w:rPr>
      </w:pPr>
    </w:p>
    <w:p w14:paraId="4E91E79F" w14:textId="77777777" w:rsidR="005105BD" w:rsidRPr="00C92371" w:rsidRDefault="005105BD" w:rsidP="00E73A65">
      <w:pPr>
        <w:rPr>
          <w:rFonts w:ascii="Arial" w:hAnsi="Arial" w:cs="Arial"/>
          <w:sz w:val="20"/>
          <w:szCs w:val="20"/>
          <w:lang w:eastAsia="es-GT"/>
        </w:rPr>
      </w:pPr>
    </w:p>
    <w:p w14:paraId="67199CF6" w14:textId="16A61E19" w:rsidR="00E73A65" w:rsidRPr="00C92371" w:rsidRDefault="00B47287" w:rsidP="00E73A65">
      <w:pPr>
        <w:rPr>
          <w:rFonts w:ascii="Arial" w:hAnsi="Arial" w:cs="Arial"/>
          <w:sz w:val="20"/>
          <w:szCs w:val="20"/>
          <w:lang w:eastAsia="es-GT"/>
        </w:rPr>
      </w:pPr>
      <w:r>
        <w:rPr>
          <w:rFonts w:ascii="Arial" w:hAnsi="Arial" w:cs="Arial"/>
          <w:sz w:val="20"/>
          <w:szCs w:val="20"/>
          <w:lang w:eastAsia="es-GT"/>
        </w:rPr>
        <w:lastRenderedPageBreak/>
        <w:pict w14:anchorId="4F395FB6">
          <v:rect id="_x0000_i1026" style="width:0;height:1.5pt" o:hralign="center" o:hrstd="t" o:hr="t" fillcolor="#a0a0a0" stroked="f"/>
        </w:pict>
      </w:r>
    </w:p>
    <w:p w14:paraId="5CA76D05" w14:textId="77777777" w:rsidR="00E73A65" w:rsidRPr="00C92371" w:rsidRDefault="00E73A65" w:rsidP="00E73A65">
      <w:pPr>
        <w:rPr>
          <w:rFonts w:ascii="Arial" w:hAnsi="Arial" w:cs="Arial"/>
          <w:b/>
          <w:bCs/>
          <w:sz w:val="20"/>
          <w:szCs w:val="20"/>
          <w:lang w:eastAsia="es-GT"/>
        </w:rPr>
      </w:pPr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Acknowledgment</w:t>
      </w:r>
      <w:proofErr w:type="spellEnd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 xml:space="preserve"> &amp; </w:t>
      </w:r>
      <w:proofErr w:type="spellStart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Acceptance</w:t>
      </w:r>
      <w:proofErr w:type="spellEnd"/>
    </w:p>
    <w:p w14:paraId="1E0E48FD" w14:textId="77777777" w:rsidR="00E73A65" w:rsidRPr="00C92371" w:rsidRDefault="00E73A65" w:rsidP="00E73A65">
      <w:pPr>
        <w:rPr>
          <w:rFonts w:ascii="Arial" w:hAnsi="Arial" w:cs="Arial"/>
          <w:sz w:val="20"/>
          <w:szCs w:val="20"/>
          <w:lang w:eastAsia="es-GT"/>
        </w:rPr>
      </w:pP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Please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sign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below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to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acknowledge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that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you’ve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received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,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reviewed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, and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understood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security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C92371">
        <w:rPr>
          <w:rFonts w:ascii="Arial" w:hAnsi="Arial" w:cs="Arial"/>
          <w:sz w:val="20"/>
          <w:szCs w:val="20"/>
          <w:lang w:eastAsia="es-GT"/>
        </w:rPr>
        <w:t>responsibilities</w:t>
      </w:r>
      <w:proofErr w:type="spellEnd"/>
      <w:r w:rsidRPr="00C92371">
        <w:rPr>
          <w:rFonts w:ascii="Arial" w:hAnsi="Arial" w:cs="Arial"/>
          <w:sz w:val="20"/>
          <w:szCs w:val="20"/>
          <w:lang w:eastAsia="es-GT"/>
        </w:rPr>
        <w:t>.</w:t>
      </w:r>
    </w:p>
    <w:p w14:paraId="2512C22A" w14:textId="77777777" w:rsidR="00E73A65" w:rsidRPr="00C92371" w:rsidRDefault="00E73A65" w:rsidP="00E73A65">
      <w:pPr>
        <w:rPr>
          <w:rFonts w:ascii="Arial" w:hAnsi="Arial" w:cs="Arial"/>
          <w:b/>
          <w:bCs/>
          <w:sz w:val="20"/>
          <w:szCs w:val="20"/>
          <w:lang w:eastAsia="es-GT"/>
        </w:rPr>
      </w:pPr>
    </w:p>
    <w:p w14:paraId="5BAF9E32" w14:textId="77777777" w:rsidR="00E73A65" w:rsidRPr="00C92371" w:rsidRDefault="00E73A65" w:rsidP="00E73A65">
      <w:pPr>
        <w:rPr>
          <w:rFonts w:ascii="Arial" w:hAnsi="Arial" w:cs="Arial"/>
          <w:sz w:val="20"/>
          <w:szCs w:val="20"/>
          <w:lang w:eastAsia="es-GT"/>
        </w:rPr>
      </w:pPr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 xml:space="preserve">Customer </w:t>
      </w:r>
      <w:proofErr w:type="spellStart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Name</w:t>
      </w:r>
      <w:proofErr w:type="spellEnd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:</w:t>
      </w:r>
      <w:r w:rsidRPr="00C92371">
        <w:rPr>
          <w:rFonts w:ascii="Arial" w:hAnsi="Arial" w:cs="Arial"/>
          <w:sz w:val="20"/>
          <w:szCs w:val="20"/>
          <w:lang w:eastAsia="es-GT"/>
        </w:rPr>
        <w:t xml:space="preserve"> ____________________</w:t>
      </w:r>
      <w:r w:rsidRPr="00C92371">
        <w:rPr>
          <w:rFonts w:ascii="Arial" w:hAnsi="Arial" w:cs="Arial"/>
          <w:sz w:val="20"/>
          <w:szCs w:val="20"/>
          <w:lang w:eastAsia="es-GT"/>
        </w:rPr>
        <w:br/>
      </w:r>
      <w:proofErr w:type="spellStart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Signature</w:t>
      </w:r>
      <w:proofErr w:type="spellEnd"/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:</w:t>
      </w:r>
      <w:r w:rsidRPr="00C92371">
        <w:rPr>
          <w:rFonts w:ascii="Arial" w:hAnsi="Arial" w:cs="Arial"/>
          <w:sz w:val="20"/>
          <w:szCs w:val="20"/>
          <w:lang w:eastAsia="es-GT"/>
        </w:rPr>
        <w:t xml:space="preserve"> _________________________</w:t>
      </w:r>
      <w:r w:rsidRPr="00C92371">
        <w:rPr>
          <w:rFonts w:ascii="Arial" w:hAnsi="Arial" w:cs="Arial"/>
          <w:sz w:val="20"/>
          <w:szCs w:val="20"/>
          <w:lang w:eastAsia="es-GT"/>
        </w:rPr>
        <w:br/>
      </w:r>
      <w:r w:rsidRPr="00C92371">
        <w:rPr>
          <w:rFonts w:ascii="Arial" w:hAnsi="Arial" w:cs="Arial"/>
          <w:b/>
          <w:bCs/>
          <w:sz w:val="20"/>
          <w:szCs w:val="20"/>
          <w:lang w:eastAsia="es-GT"/>
        </w:rPr>
        <w:t>Date:</w:t>
      </w:r>
      <w:r w:rsidRPr="00C92371">
        <w:rPr>
          <w:rFonts w:ascii="Arial" w:hAnsi="Arial" w:cs="Arial"/>
          <w:sz w:val="20"/>
          <w:szCs w:val="20"/>
          <w:lang w:eastAsia="es-GT"/>
        </w:rPr>
        <w:t xml:space="preserve"> _____________________________</w:t>
      </w:r>
    </w:p>
    <w:p w14:paraId="4FECEC7D" w14:textId="77777777" w:rsidR="00E73A65" w:rsidRPr="00C92371" w:rsidRDefault="00E73A65" w:rsidP="00214D65">
      <w:pPr>
        <w:jc w:val="both"/>
        <w:rPr>
          <w:rFonts w:ascii="Arial" w:eastAsia="Times New Roman" w:hAnsi="Arial" w:cs="Arial"/>
          <w:sz w:val="20"/>
          <w:szCs w:val="20"/>
          <w:lang w:eastAsia="es-GT"/>
        </w:rPr>
      </w:pPr>
    </w:p>
    <w:sectPr w:rsidR="00E73A65" w:rsidRPr="00C92371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5D3087" w14:textId="77777777" w:rsidR="00B47287" w:rsidRDefault="00B47287" w:rsidP="00B47287">
      <w:pPr>
        <w:spacing w:after="0" w:line="240" w:lineRule="auto"/>
      </w:pPr>
      <w:r>
        <w:separator/>
      </w:r>
    </w:p>
  </w:endnote>
  <w:endnote w:type="continuationSeparator" w:id="0">
    <w:p w14:paraId="3C69530A" w14:textId="77777777" w:rsidR="00B47287" w:rsidRDefault="00B47287" w:rsidP="00B47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48B97" w14:textId="77777777" w:rsidR="00B47287" w:rsidRDefault="00B47287" w:rsidP="00B47287">
      <w:pPr>
        <w:spacing w:after="0" w:line="240" w:lineRule="auto"/>
      </w:pPr>
      <w:r>
        <w:separator/>
      </w:r>
    </w:p>
  </w:footnote>
  <w:footnote w:type="continuationSeparator" w:id="0">
    <w:p w14:paraId="01EBD964" w14:textId="77777777" w:rsidR="00B47287" w:rsidRDefault="00B47287" w:rsidP="00B47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22B2E" w14:textId="3ADC4B3C" w:rsidR="00B47287" w:rsidRDefault="00B47287">
    <w:pPr>
      <w:pStyle w:val="Encabezado"/>
    </w:pPr>
    <w:r w:rsidRPr="00B30E2F">
      <w:rPr>
        <w:noProof/>
      </w:rPr>
      <w:drawing>
        <wp:anchor distT="0" distB="0" distL="114300" distR="114300" simplePos="0" relativeHeight="251659264" behindDoc="0" locked="0" layoutInCell="1" allowOverlap="1" wp14:anchorId="585551ED" wp14:editId="303F04CE">
          <wp:simplePos x="0" y="0"/>
          <wp:positionH relativeFrom="margin">
            <wp:align>left</wp:align>
          </wp:positionH>
          <wp:positionV relativeFrom="paragraph">
            <wp:posOffset>-60325</wp:posOffset>
          </wp:positionV>
          <wp:extent cx="447675" cy="267638"/>
          <wp:effectExtent l="0" t="0" r="0" b="0"/>
          <wp:wrapNone/>
          <wp:docPr id="35" name="Picture 4" descr="See the source image">
            <a:extLst xmlns:a="http://schemas.openxmlformats.org/drawingml/2006/main">
              <a:ext uri="{FF2B5EF4-FFF2-40B4-BE49-F238E27FC236}">
                <a16:creationId xmlns:a16="http://schemas.microsoft.com/office/drawing/2014/main" id="{F4493C40-22E8-E95A-51CC-5F8051A7A1E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4" descr="See the source image">
                    <a:extLst>
                      <a:ext uri="{FF2B5EF4-FFF2-40B4-BE49-F238E27FC236}">
                        <a16:creationId xmlns:a16="http://schemas.microsoft.com/office/drawing/2014/main" id="{F4493C40-22E8-E95A-51CC-5F8051A7A1E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26763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30E2F">
      <w:rPr>
        <w:noProof/>
      </w:rPr>
      <w:drawing>
        <wp:anchor distT="0" distB="0" distL="114300" distR="114300" simplePos="0" relativeHeight="251660288" behindDoc="0" locked="0" layoutInCell="1" allowOverlap="1" wp14:anchorId="718DBD05" wp14:editId="71CA450D">
          <wp:simplePos x="0" y="0"/>
          <wp:positionH relativeFrom="margin">
            <wp:align>right</wp:align>
          </wp:positionH>
          <wp:positionV relativeFrom="paragraph">
            <wp:posOffset>-64135</wp:posOffset>
          </wp:positionV>
          <wp:extent cx="1084580" cy="277495"/>
          <wp:effectExtent l="0" t="0" r="1270" b="8255"/>
          <wp:wrapSquare wrapText="bothSides"/>
          <wp:docPr id="1445860685" name="Picture 22" descr="Logotip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21C11682-56DB-910A-F546-F81541EF1F3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5860685" name="Picture 22" descr="Logotipo&#10;&#10;Descripción generada automáticamente">
                    <a:extLst>
                      <a:ext uri="{FF2B5EF4-FFF2-40B4-BE49-F238E27FC236}">
                        <a16:creationId xmlns:a16="http://schemas.microsoft.com/office/drawing/2014/main" id="{21C11682-56DB-910A-F546-F81541EF1F3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4580" cy="27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43E14"/>
    <w:multiLevelType w:val="multilevel"/>
    <w:tmpl w:val="AB34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7C46CA"/>
    <w:multiLevelType w:val="multilevel"/>
    <w:tmpl w:val="CF929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856900"/>
    <w:multiLevelType w:val="multilevel"/>
    <w:tmpl w:val="C910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6A598A"/>
    <w:multiLevelType w:val="multilevel"/>
    <w:tmpl w:val="BD50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633E3"/>
    <w:multiLevelType w:val="multilevel"/>
    <w:tmpl w:val="ABD21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D0EBA"/>
    <w:multiLevelType w:val="multilevel"/>
    <w:tmpl w:val="62EE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1064082">
    <w:abstractNumId w:val="1"/>
  </w:num>
  <w:num w:numId="2" w16cid:durableId="433794956">
    <w:abstractNumId w:val="0"/>
  </w:num>
  <w:num w:numId="3" w16cid:durableId="2013099445">
    <w:abstractNumId w:val="2"/>
  </w:num>
  <w:num w:numId="4" w16cid:durableId="2128767802">
    <w:abstractNumId w:val="4"/>
  </w:num>
  <w:num w:numId="5" w16cid:durableId="1389837438">
    <w:abstractNumId w:val="3"/>
  </w:num>
  <w:num w:numId="6" w16cid:durableId="72483316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Julio Roberto Diaz Coronado">
    <w15:presenceInfo w15:providerId="AD" w15:userId="S::jdiaz374@intcomex.com::c75dcced-ed63-48f2-8802-f6c4395a13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BE"/>
    <w:rsid w:val="00000394"/>
    <w:rsid w:val="00102F74"/>
    <w:rsid w:val="001340B3"/>
    <w:rsid w:val="00146565"/>
    <w:rsid w:val="001F42F7"/>
    <w:rsid w:val="00214D65"/>
    <w:rsid w:val="002501D4"/>
    <w:rsid w:val="0025400C"/>
    <w:rsid w:val="00303C84"/>
    <w:rsid w:val="00370708"/>
    <w:rsid w:val="003D5F2C"/>
    <w:rsid w:val="00444E54"/>
    <w:rsid w:val="00462336"/>
    <w:rsid w:val="005105BD"/>
    <w:rsid w:val="005376DA"/>
    <w:rsid w:val="005B616F"/>
    <w:rsid w:val="006521E4"/>
    <w:rsid w:val="006618FE"/>
    <w:rsid w:val="006D33D7"/>
    <w:rsid w:val="007415BE"/>
    <w:rsid w:val="00833DA1"/>
    <w:rsid w:val="0089173A"/>
    <w:rsid w:val="008B08DD"/>
    <w:rsid w:val="008C159B"/>
    <w:rsid w:val="008C1AB9"/>
    <w:rsid w:val="008E2E28"/>
    <w:rsid w:val="008E7A39"/>
    <w:rsid w:val="008F2789"/>
    <w:rsid w:val="00A56646"/>
    <w:rsid w:val="00A57DD4"/>
    <w:rsid w:val="00B23B8A"/>
    <w:rsid w:val="00B47287"/>
    <w:rsid w:val="00C37D75"/>
    <w:rsid w:val="00C92371"/>
    <w:rsid w:val="00CC4CD0"/>
    <w:rsid w:val="00D228D8"/>
    <w:rsid w:val="00D45522"/>
    <w:rsid w:val="00D80CF3"/>
    <w:rsid w:val="00DA76CA"/>
    <w:rsid w:val="00E73A65"/>
    <w:rsid w:val="00F8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2140FE17"/>
  <w15:chartTrackingRefBased/>
  <w15:docId w15:val="{20AACEF6-122E-418A-A7AD-12AFDAA2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8D8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15B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15B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15B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15B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15B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15B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15B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15B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15B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1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1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15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15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15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15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15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15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15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1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741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15B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741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15BE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7415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15BE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7415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1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15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15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0394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472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7287"/>
    <w:rPr>
      <w:kern w:val="0"/>
      <w:sz w:val="22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B472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7287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635773e-15a9-434b-b2f6-713c305209d6}" enabled="1" method="Standard" siteId="{abf5c440-3f92-43e8-899f-5544d4d68ff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118</Words>
  <Characters>649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Roberto Diaz Coronado</dc:creator>
  <cp:keywords/>
  <dc:description/>
  <cp:lastModifiedBy>Julio Roberto Diaz Coronado</cp:lastModifiedBy>
  <cp:revision>33</cp:revision>
  <dcterms:created xsi:type="dcterms:W3CDTF">2025-05-29T16:57:00Z</dcterms:created>
  <dcterms:modified xsi:type="dcterms:W3CDTF">2025-07-29T20:40:00Z</dcterms:modified>
</cp:coreProperties>
</file>